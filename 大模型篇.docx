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06BDB">
      <w:pPr>
        <w:pStyle w:val="2"/>
        <w:keepNext w:val="0"/>
        <w:keepLines w:val="0"/>
        <w:widowControl/>
        <w:suppressLineNumbers w:val="0"/>
      </w:pPr>
      <w:r>
        <w:t>一、大语言模型基础</w:t>
      </w:r>
    </w:p>
    <w:p w14:paraId="152FD7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目前主流的开源模型体系有哪些？ 主流开源模型体系包括：LLaMA 系、Qwen 系、GLM/ChatGLM 系、Mistral/Mixtral 系、Baichuan 系、DeepSeek 系、InternLM、Yi 等。面试里建议从以下维度比较：</w:t>
      </w:r>
    </w:p>
    <w:p w14:paraId="16A26A9D">
      <w:pPr>
        <w:pStyle w:val="2"/>
        <w:keepNext w:val="0"/>
        <w:keepLines w:val="0"/>
        <w:widowControl/>
        <w:suppressLineNumbers w:val="0"/>
      </w:pPr>
      <w:r>
        <w:t>参数规模（7B/13B/70B…） 上下文长度（8K/32K/128K…） 多语言能力 工具调用能力（function calling / agent） 推理成本与部署难度 开源协议（是否可商用） 2. Prefix LM 和 Causal LM 区别是什么？ Causal LM：严格自回归，token 只能看左侧历史（下三角 mask）。 Prefix LM：把输入分“前缀区”和“生成区”，前缀区通常可双向可见，生成区仍按自回归方式生成。 区别本质：Prefix LM在条件建模上更灵活，Causal LM在统一生成训练上更直接。</w:t>
      </w:r>
    </w:p>
    <w:p w14:paraId="498832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为何现在的大模型大部分是 Decoder-only 结构？ 核心原因：</w:t>
      </w:r>
    </w:p>
    <w:p w14:paraId="73397A87">
      <w:pPr>
        <w:pStyle w:val="2"/>
        <w:keepNext w:val="0"/>
        <w:keepLines w:val="0"/>
        <w:widowControl/>
        <w:suppressLineNumbers w:val="0"/>
      </w:pPr>
      <w:r>
        <w:t>训练目标统一：next-token prediction 可直接吃海量文本。 生成任务天然匹配：对话、写作、代码补全都属于自回归生成。 扩展性强：参数和数据放大时性能提升规律清晰。 工程生态成熟：KV Cache、并行推理框架都围绕 Decoder-only 深度优化。 4. LLM 复读机问题 “复读机”是模型重复输出相同短语/句子的现象。常见原因：</w:t>
      </w:r>
    </w:p>
    <w:p w14:paraId="5127654B">
      <w:pPr>
        <w:pStyle w:val="2"/>
        <w:keepNext w:val="0"/>
        <w:keepLines w:val="0"/>
        <w:widowControl/>
        <w:suppressLineNumbers w:val="0"/>
      </w:pPr>
      <w:r>
        <w:t>温度太低、top-p过窄 repetition_penalty 未设置 prompt指令不明确 长上下文导致局部高概率循环 常见解决：</w:t>
      </w:r>
    </w:p>
    <w:p w14:paraId="03D44A1E">
      <w:pPr>
        <w:pStyle w:val="2"/>
        <w:keepNext w:val="0"/>
        <w:keepLines w:val="0"/>
        <w:widowControl/>
        <w:suppressLineNumbers w:val="0"/>
      </w:pPr>
      <w:r>
        <w:t>调高 temperature / top-p 设置重复惩罚与 n-gram 限制 缩短上下文或分段生成 在提示词里明确“禁止重复” outputs = model.generate( **inputs, max_new_tokens=256, temperature=0.8, top_p=0.9, repetition_penalty=1.1, no_repeat_ngram_size=3 ) 5. 如何让大模型处理更长的文本？ 常见方案：</w:t>
      </w:r>
    </w:p>
    <w:p w14:paraId="1686A3D9">
      <w:pPr>
        <w:pStyle w:val="2"/>
        <w:keepNext w:val="0"/>
        <w:keepLines w:val="0"/>
        <w:widowControl/>
        <w:suppressLineNumbers w:val="0"/>
      </w:pPr>
      <w:r>
        <w:t>分块+检索（RAG）：检索相关片段喂给模型。 长上下文模型：选支持 32K/128K+ 的模型。 滑动窗口：分段重叠处理后聚合答案。 层次摘要：段落总结→全局总结。 位置编码外推技术（如 RoPE 相关扩展）。 def chunk_text(text, chunk_size=1000, overlap=150): res, i = [], 0 while i &lt; len(text): res.append(text[i:i+chunk_size]) i += chunk_size - overlap return res 二、大语言模型架构</w:t>
      </w:r>
    </w:p>
    <w:p w14:paraId="014BBD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AE7579">
      <w:pPr>
        <w:pStyle w:val="2"/>
        <w:keepNext w:val="0"/>
        <w:keepLines w:val="0"/>
        <w:widowControl/>
        <w:suppressLineNumbers w:val="0"/>
        <w:ind w:left="720"/>
      </w:pPr>
      <w:r>
        <w:t>讲讲对 Attention 的理解？ Attention本质是“按相关性做加权聚合”：给定 Query（当前需求）、Key（索引线索）、Value（内容），先算 Q-K 相似度，再对 V 做加权求和。它让模型在每一步都能动态关注最相关上下文，而不是把信息压缩成固定向量。</w:t>
      </w:r>
    </w:p>
    <w:p w14:paraId="2AAA49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4FDB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59E905">
      <w:pPr>
        <w:pStyle w:val="2"/>
        <w:keepNext w:val="0"/>
        <w:keepLines w:val="0"/>
        <w:widowControl/>
        <w:suppressLineNumbers w:val="0"/>
        <w:ind w:left="720"/>
      </w:pPr>
      <w:r>
        <w:t>Attention 的计算步骤是什么？ 步骤：</w:t>
      </w:r>
    </w:p>
    <w:p w14:paraId="567964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B4DA34">
      <w:pPr>
        <w:pStyle w:val="2"/>
        <w:keepNext w:val="0"/>
        <w:keepLines w:val="0"/>
        <w:widowControl/>
        <w:suppressLineNumbers w:val="0"/>
      </w:pPr>
      <w:r>
        <w:t>输入经线性层得到 Q/K/V 计算分数：(QK^T) 缩放：除以 (\sqrt{d_k}) 加 mask（因果/padding） softmax 得注意力权重 权重乘 V 得输出 import torch, math Q = torch.randn(2, 16, 64) K = torch.randn(2, 16, 64) V = torch.randn(2, 16, 64)</w:t>
      </w:r>
    </w:p>
    <w:p w14:paraId="27ECDA21">
      <w:pPr>
        <w:pStyle w:val="2"/>
        <w:keepNext w:val="0"/>
        <w:keepLines w:val="0"/>
        <w:widowControl/>
        <w:suppressLineNumbers w:val="0"/>
      </w:pPr>
      <w:r>
        <w:t>scores = Q @ K.transpose(-1, -2) / math.sqrt(64) attn = torch.softmax(scores, dim=-1) out = attn @ V 3. Attention 机制和传统 Seq2Seq 模型有什么区别？ 传统 Seq2Seq（无 attention）把整句压成单一向量，长句易丢信息。Attention 允许解码时直接访问编码端各位置，提高长距离依赖建模能力。Transformer进一步完全用自注意力替代RNN，实现更强并行性。</w:t>
      </w:r>
    </w:p>
    <w:p w14:paraId="1BC0E2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Transformer 中 multi-head attention 中每个 head 为什么要进行降维？ 原因：</w:t>
      </w:r>
    </w:p>
    <w:p w14:paraId="0963FA05">
      <w:pPr>
        <w:pStyle w:val="2"/>
        <w:keepNext w:val="0"/>
        <w:keepLines w:val="0"/>
        <w:widowControl/>
        <w:suppressLineNumbers w:val="0"/>
      </w:pPr>
      <w:r>
        <w:t>控制计算量与显存 每个head在不同子空间学习不同关系 保持总维度不变（多头拼接后再投影回去） 5. Encoder 编码器与 Decoder 掩码有什么区别？ Encoder自注意力通常是双向可见（除padding位）。 Decoder自注意力使用因果mask，当前位置不能看未来token。 这决定了：Encoder偏理解，Decoder偏生成。</w:t>
      </w:r>
    </w:p>
    <w:p w14:paraId="248E7E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为什么 BERT 选择 mask 掉 15% 这个比例的词，可以是其他比例吗？ 15%是经验上“信息破坏”和“训练信号”之间的平衡点：</w:t>
      </w:r>
    </w:p>
    <w:p w14:paraId="6CC700AA">
      <w:pPr>
        <w:pStyle w:val="2"/>
        <w:keepNext w:val="0"/>
        <w:keepLines w:val="0"/>
        <w:widowControl/>
        <w:suppressLineNumbers w:val="0"/>
      </w:pPr>
      <w:r>
        <w:t>太低：监督信号不足 太高：输入被破坏过多，语义上下文不完整可以改成其他比例，但效果要靠实验验证，不同语料/模型可能最优点不同。 7. BERT 非线性的来源在哪里？ 主要来自：</w:t>
      </w:r>
    </w:p>
    <w:p w14:paraId="4FC612F2">
      <w:pPr>
        <w:pStyle w:val="2"/>
        <w:keepNext w:val="0"/>
        <w:keepLines w:val="0"/>
        <w:widowControl/>
        <w:suppressLineNumbers w:val="0"/>
      </w:pPr>
      <w:r>
        <w:t>FFN中的激活函数（GELU） 注意力中的softmax 多层堆叠后残差+归一化形成的复杂非线性表示能力 8. 为什么要进行 LN（LayerNorm）？ LayerNorm在特征维度做归一化，使每层输入分布更稳定，缓解训练震荡、加快收敛。相比BatchNorm，LN不依赖batch统计，更适合NLP可变长度与小batch场景。</w:t>
      </w:r>
    </w:p>
    <w:p w14:paraId="07AAFA21">
      <w:pPr>
        <w:pStyle w:val="2"/>
        <w:keepNext w:val="0"/>
        <w:keepLines w:val="0"/>
        <w:widowControl/>
        <w:suppressLineNumbers w:val="0"/>
      </w:pPr>
      <w:r>
        <w:t>import torch.nn as nn ln = nn.LayerNorm(768) 三、训练数据集</w:t>
      </w:r>
    </w:p>
    <w:p w14:paraId="00508B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SFT（有监督微调）的数据集格式？ 典型格式是指令数据：</w:t>
      </w:r>
    </w:p>
    <w:p w14:paraId="1CAD9A8A">
      <w:pPr>
        <w:pStyle w:val="2"/>
        <w:keepNext w:val="0"/>
        <w:keepLines w:val="0"/>
        <w:widowControl/>
        <w:suppressLineNumbers w:val="0"/>
      </w:pPr>
      <w:r>
        <w:t>instruction / input / output或 chat 格式： system / user / assistant 多轮消息。 {"instruction":"解释过拟合","input":"","output":"过拟合是训练集好、泛化差。"} 2. RM（奖励模型）的数据格式？ 核心是“偏好对”：</w:t>
      </w:r>
    </w:p>
    <w:p w14:paraId="250B9A1C">
      <w:pPr>
        <w:pStyle w:val="2"/>
        <w:keepNext w:val="0"/>
        <w:keepLines w:val="0"/>
        <w:widowControl/>
        <w:suppressLineNumbers w:val="0"/>
      </w:pPr>
      <w:r>
        <w:t>同一 prompt 下，chosen（更好回答）与 rejected（较差回答） {"prompt":"如何学NLP？","chosen":"先基础后项目","rejected":"随便看看"} 3. PPO（强化学习）的数据格式？ 通常包含：</w:t>
      </w:r>
    </w:p>
    <w:p w14:paraId="5EF4CB69">
      <w:pPr>
        <w:pStyle w:val="2"/>
        <w:keepNext w:val="0"/>
        <w:keepLines w:val="0"/>
        <w:widowControl/>
        <w:suppressLineNumbers w:val="0"/>
      </w:pPr>
      <w:r>
        <w:t>prompt response reward old_logprobs / values / advantages（算法训练字段） 四、有监督微调</w:t>
      </w:r>
    </w:p>
    <w:p w14:paraId="34901F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微调方法是啥？如何微调？ 微调是在预训练模型上用任务数据继续训练。流程：数据清洗→构建样本→选择全参或PEFT→训练→验证→导出。</w:t>
      </w:r>
    </w:p>
    <w:p w14:paraId="50D038FE">
      <w:pPr>
        <w:pStyle w:val="2"/>
        <w:keepNext w:val="0"/>
        <w:keepLines w:val="0"/>
        <w:widowControl/>
        <w:suppressLineNumbers w:val="0"/>
      </w:pPr>
      <w:r>
        <w:t>from peft import LoraConfig, get_peft_model cfg = LoraConfig(r=8, lora_alpha=16, target_modules=["q_proj","v_proj"]) model = get_peft_model(base_model, cfg) 2. 微调和参数高效微调之间的区别是什么？ 全量微调：更新全部参数，效果上限高但成本高。 参数高效微调（PEFT）：只训练少量新增参数，显存和存储成本低。 3. PEFT 有什么优点？ 显存占用小 训练快 多任务可维护多个小适配器 易与量化结合（如QLoRA） 4. 多种不同的高效微调方法对比 LoRA：低秩矩阵注入，通用最好。 Prefix Tuning：学习前缀向量，参数更少。 Adapter：插入小模块，结构清晰。 P-Tuning v2：深层prompt参数化，效果稳定。 5. 当前高效微调技术存在的一些问题 跨任务泛化不稳定 多adapter融合冲突 超参敏感（r、alpha、target modules） 线上多版本管理复杂（路由、回滚、兼容） 五、推理</w:t>
      </w:r>
    </w:p>
    <w:p w14:paraId="24AF1D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为什么大模型推理时显存涨得那么多还一直占着？ 两部分：</w:t>
      </w:r>
    </w:p>
    <w:p w14:paraId="10E445BF">
      <w:pPr>
        <w:pStyle w:val="2"/>
        <w:keepNext w:val="0"/>
        <w:keepLines w:val="0"/>
        <w:widowControl/>
        <w:suppressLineNumbers w:val="0"/>
      </w:pPr>
      <w:r>
        <w:t>模型参数常驻显存 KV Cache随序列长度增长此外，推理框架常使用显存池，不会立即还给系统，看起来“占着不掉”。 2. 大模型在 GPU 和 CPU 上推理速度如何？ 通常GPU显著快于CPU，尤其长序列与高并发场景。CPU适合低并发、成本敏感或边缘部署，GPU适合在线服务高吞吐。</w:t>
      </w:r>
    </w:p>
    <w:p w14:paraId="07472F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61193B">
      <w:pPr>
        <w:pStyle w:val="2"/>
        <w:keepNext w:val="0"/>
        <w:keepLines w:val="0"/>
        <w:widowControl/>
        <w:suppressLineNumbers w:val="0"/>
        <w:ind w:left="720"/>
      </w:pPr>
      <w:r>
        <w:t>推理速度上，INT8 和 FP16 比起来怎么样？ 一般INT8更省显存、吞吐更高；FP16精度通常更稳、生态更成熟。真实收益取决于硬件对INT8算子的支持程度。</w:t>
      </w:r>
    </w:p>
    <w:p w14:paraId="6D29CE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0F88B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EC7C7A">
      <w:pPr>
        <w:pStyle w:val="2"/>
        <w:keepNext w:val="0"/>
        <w:keepLines w:val="0"/>
        <w:widowControl/>
        <w:suppressLineNumbers w:val="0"/>
        <w:ind w:left="720"/>
      </w:pPr>
      <w:r>
        <w:t>大模型有推理能力吗？ 有，但不是严格符号推理。它能完成多步推断、代码和数学推导，但仍可能逻辑出错或幻觉，因此需结合工具与校验机制。</w:t>
      </w:r>
    </w:p>
    <w:p w14:paraId="20637F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022A8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F8982F6">
      <w:pPr>
        <w:pStyle w:val="2"/>
        <w:keepNext w:val="0"/>
        <w:keepLines w:val="0"/>
        <w:widowControl/>
        <w:suppressLineNumbers w:val="0"/>
        <w:ind w:left="720"/>
      </w:pPr>
      <w:r>
        <w:t>大模型生成时的参数怎么设置？ 常用参数：temperature、top_p、top_k、max_new_tokens、repetition_penalty、stop。经验：</w:t>
      </w:r>
    </w:p>
    <w:p w14:paraId="628316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0EDB89">
      <w:pPr>
        <w:pStyle w:val="2"/>
        <w:keepNext w:val="0"/>
        <w:keepLines w:val="0"/>
        <w:widowControl/>
        <w:suppressLineNumbers w:val="0"/>
      </w:pPr>
      <w:r>
        <w:t>事实问答：低温（0.2</w:t>
      </w:r>
      <w:del w:id="0">
        <w:r>
          <w:rPr/>
          <w:delText>0.7） 创意生成：高温（0.8</w:delText>
        </w:r>
      </w:del>
      <w:r>
        <w:t>1.1） gen_cfg = { "temperature": 0.7, "top_p": 0.9, "max_new_tokens": 256, "repetition_penalty": 1.1 } 6. 有哪些省内存的大语言模型训练/微调/推理方法？ 量化（8bit/4bit） LoRA/QLoRA 梯度检查点 ZeRO/FSDP分片训练 推理时KV Cache优化、PagedAttention（如vLLM） 六、强化学习</w:t>
      </w:r>
    </w:p>
    <w:p w14:paraId="1B25BD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99ECCF1">
      <w:pPr>
        <w:pStyle w:val="2"/>
        <w:keepNext w:val="0"/>
        <w:keepLines w:val="0"/>
        <w:widowControl/>
        <w:suppressLineNumbers w:val="0"/>
        <w:ind w:left="720"/>
      </w:pPr>
      <w:r>
        <w:t>简单介绍强化学习？ 强化学习通过“状态-动作-奖励”交互学习策略，目标是最大化长期累计回报。与监督学习不同，它不是每步都有标准标签。</w:t>
      </w:r>
    </w:p>
    <w:p w14:paraId="347980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3D717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0F04CFE">
      <w:pPr>
        <w:pStyle w:val="2"/>
        <w:keepNext w:val="0"/>
        <w:keepLines w:val="0"/>
        <w:widowControl/>
        <w:suppressLineNumbers w:val="0"/>
        <w:ind w:left="720"/>
      </w:pPr>
      <w:r>
        <w:t>简单介绍一下 RLHF？ RLHF常见三步：</w:t>
      </w:r>
    </w:p>
    <w:p w14:paraId="00B5ED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1D19EA">
      <w:pPr>
        <w:pStyle w:val="2"/>
        <w:keepNext w:val="0"/>
        <w:keepLines w:val="0"/>
        <w:widowControl/>
        <w:suppressLineNumbers w:val="0"/>
      </w:pPr>
      <w:r>
        <w:t>SFT让模型会按指令回答 训练奖励模型（RM）学习人类偏好 用PPO等方法优化策略模型 3. 奖励模型需要和基础模型一致吗？ 不一定必须一致，但通常建议同家族或相近tokenizer/语料域，以减少奖励信号偏差和训练不稳定。</w:t>
      </w:r>
    </w:p>
    <w:p w14:paraId="35FBD6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BB7C699">
      <w:pPr>
        <w:pStyle w:val="2"/>
        <w:keepNext w:val="0"/>
        <w:keepLines w:val="0"/>
        <w:widowControl/>
        <w:suppressLineNumbers w:val="0"/>
        <w:ind w:left="720"/>
      </w:pPr>
      <w:r>
        <w:t>RLHF 在实践过程中存在哪些不足？ 人工标注成本高 奖励黑客（讨好RM） 训练不稳定、超参敏感 可能牺牲事实性或多样性</w:t>
      </w:r>
    </w:p>
    <w:p w14:paraId="0FEA0E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A4D4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5B6D870">
      <w:pPr>
        <w:pStyle w:val="2"/>
        <w:keepNext w:val="0"/>
        <w:keepLines w:val="0"/>
        <w:widowControl/>
        <w:suppressLineNumbers w:val="0"/>
        <w:ind w:left="720"/>
      </w:pPr>
      <w:r>
        <w:t>什么是 LLM Agent？ LLM Agent是以大模型为决策核心，结合工具调用、记忆、规划、执行与反馈闭环的系统。它不仅“回答”，还能“行动”。</w:t>
      </w:r>
    </w:p>
    <w:p w14:paraId="193A72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1CFF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34C26C">
      <w:pPr>
        <w:pStyle w:val="2"/>
        <w:keepNext w:val="0"/>
        <w:keepLines w:val="0"/>
        <w:widowControl/>
        <w:suppressLineNumbers w:val="0"/>
        <w:ind w:left="720"/>
      </w:pPr>
      <w:r>
        <w:t>LLM Agent 有什么关键能力？ 任务分解与规划 工具选择与调用 记忆管理 自我反思与纠错 安全约束执行</w:t>
      </w:r>
    </w:p>
    <w:p w14:paraId="0ECA85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9BB25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AFA2FC">
      <w:pPr>
        <w:pStyle w:val="2"/>
        <w:keepNext w:val="0"/>
        <w:keepLines w:val="0"/>
        <w:widowControl/>
        <w:suppressLineNumbers w:val="0"/>
        <w:ind w:left="720"/>
      </w:pPr>
      <w:r>
        <w:t>怎样构建基于 LLM 的 Agents？ 流程：</w:t>
      </w:r>
    </w:p>
    <w:p w14:paraId="48B7E7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D38513">
      <w:pPr>
        <w:pStyle w:val="2"/>
        <w:keepNext w:val="0"/>
        <w:keepLines w:val="0"/>
        <w:widowControl/>
        <w:suppressLineNumbers w:val="0"/>
      </w:pPr>
      <w:r>
        <w:t>明确任务边界 定义工具接口 设计提示与状态机 构建 Plan-Act-Observe 循环 监控与评估迭代 while not done: plan = llm(plan_prompt(state)) action = llm(tool_prompt(plan)) obs = tool_call(action) state = update(state, obs) 七、大语言模型评估</w:t>
      </w:r>
    </w:p>
    <w:p w14:paraId="115701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大模型怎么评测？ 三层：</w:t>
      </w:r>
    </w:p>
    <w:p w14:paraId="4397CE6D">
      <w:pPr>
        <w:pStyle w:val="2"/>
        <w:keepNext w:val="0"/>
        <w:keepLines w:val="0"/>
        <w:widowControl/>
        <w:suppressLineNumbers w:val="0"/>
      </w:pPr>
      <w:r>
        <w:t>离线基准（MMLU、GSM8K、HumanEval） 任务指标（F1、ROUGE、Pass@k） 线上指标（时延、成功率、满意度、幻觉率） 2. 大模型的 honest 原则是如何实现的？模型如何判断回答的知识是训练过的已知知识，怎么训练这种能力？ 实现方式：</w:t>
      </w:r>
    </w:p>
    <w:p w14:paraId="76B6A649">
      <w:pPr>
        <w:pStyle w:val="2"/>
        <w:keepNext w:val="0"/>
        <w:keepLines w:val="0"/>
        <w:widowControl/>
        <w:suppressLineNumbers w:val="0"/>
      </w:pPr>
      <w:r>
        <w:t>不确定时拒答（阈值/规则） 检索增强并要求给证据 事实校验器二次核查 SFT中加入“不知道/信息不足”样本 用偏好数据强化“诚实优于胡编”的行为 模型无法真正“知道自己是否见过所有知识”，通常靠不确定性估计、检索证据和训练偏好共同近似实现。</w:t>
      </w:r>
    </w:p>
    <w:p w14:paraId="0B9475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如何衡量大模型水平？ 从“能力-稳定性-成本”三维衡量：</w:t>
      </w:r>
    </w:p>
    <w:p w14:paraId="543C6C04">
      <w:pPr>
        <w:pStyle w:val="2"/>
        <w:keepNext w:val="0"/>
        <w:keepLines w:val="0"/>
        <w:widowControl/>
        <w:suppressLineNumbers w:val="0"/>
      </w:pPr>
      <w:r>
        <w:t>能力：知识、推理、代码、工具调用 稳定性：鲁棒性、安全性、一致性 成本：吞吐、时延、显存、单次调用价格 4. 大模型评估方法有哪些？ 自动评测（benchmark） LLM-as-judge 人工盲评 红队对抗测试 线上A/B实验 5. 什么是大模型幻觉？ 幻觉是模型生成了看似合理但事实错误或无依据的内容。</w:t>
      </w:r>
    </w:p>
    <w:p w14:paraId="78CA021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2CF54A">
      <w:pPr>
        <w:pStyle w:val="2"/>
        <w:keepNext w:val="0"/>
        <w:keepLines w:val="0"/>
        <w:widowControl/>
        <w:suppressLineNumbers w:val="0"/>
        <w:ind w:left="720"/>
      </w:pPr>
      <w:r>
        <w:t>为什么需要解决 LLM 的幻觉问题？ 因为幻觉会导致错误决策、合规风险和用户信任下降，尤其在医疗、法律、金融等高风险领域。</w:t>
      </w:r>
    </w:p>
    <w:p w14:paraId="0C5A05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E433F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24CD21">
      <w:pPr>
        <w:pStyle w:val="2"/>
        <w:keepNext w:val="0"/>
        <w:keepLines w:val="0"/>
        <w:widowControl/>
        <w:suppressLineNumbers w:val="0"/>
        <w:ind w:left="720"/>
      </w:pPr>
      <w:r>
        <w:t>幻觉一定是有害的吗？ 不一定。创意写作场景中“发散”可能有价值；但在事实型任务中幻觉通常是有害的。</w:t>
      </w:r>
    </w:p>
    <w:p w14:paraId="192A4D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D3EB1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8E1194C">
      <w:pPr>
        <w:pStyle w:val="2"/>
        <w:keepNext w:val="0"/>
        <w:keepLines w:val="0"/>
        <w:widowControl/>
        <w:suppressLineNumbers w:val="0"/>
        <w:ind w:left="720"/>
      </w:pPr>
      <w:r>
        <w:t>幻觉有哪些不同类型？ 事实性幻觉 引用幻觉（伪造出处） 推理幻觉（逻辑链错误） 指令偏离型幻觉 上下文冲突型幻觉</w:t>
      </w:r>
    </w:p>
    <w:p w14:paraId="797B71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26885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1489D9F">
      <w:pPr>
        <w:pStyle w:val="2"/>
        <w:keepNext w:val="0"/>
        <w:keepLines w:val="0"/>
        <w:widowControl/>
        <w:suppressLineNumbers w:val="0"/>
        <w:ind w:left="720"/>
      </w:pPr>
      <w:r>
        <w:t>为什么 LLM 会产生幻觉？ 训练目标是“概率最优”而非“事实真值最优” 语料噪声与知识过时 检索缺失 采样带来的随机性</w:t>
      </w:r>
    </w:p>
    <w:p w14:paraId="382563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A5061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3A3A444">
      <w:pPr>
        <w:pStyle w:val="2"/>
        <w:keepNext w:val="0"/>
        <w:keepLines w:val="0"/>
        <w:widowControl/>
        <w:suppressLineNumbers w:val="0"/>
        <w:ind w:left="720"/>
      </w:pPr>
      <w:r>
        <w:t>如何度量/复查幻觉？ 人工抽检与事实核对 引入可验证参考答案集 统计“无依据回答率/引用错误率” 使用RAG并校验证据一致性 高风险场景加入人工复核 八、大语言模型应用</w:t>
      </w:r>
    </w:p>
    <w:p w14:paraId="377796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B8DA1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53806B">
      <w:pPr>
        <w:pStyle w:val="2"/>
        <w:keepNext w:val="0"/>
        <w:keepLines w:val="0"/>
        <w:widowControl/>
        <w:suppressLineNumbers w:val="0"/>
        <w:ind w:left="720"/>
      </w:pPr>
      <w:r>
        <w:t>什么是 LangChain？ LangChain是LLM应用开发框架，提供提示模板、模型调用、检索、Agent编排、记忆管理等模块，用于快速搭建问答和Agent系统。</w:t>
      </w:r>
    </w:p>
    <w:p w14:paraId="4E4246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9235E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F95731">
      <w:pPr>
        <w:pStyle w:val="2"/>
        <w:keepNext w:val="0"/>
        <w:keepLines w:val="0"/>
        <w:widowControl/>
        <w:suppressLineNumbers w:val="0"/>
        <w:ind w:left="720"/>
      </w:pPr>
      <w:r>
        <w:t>LangChain 包含哪些核心模块？ Prompt 模板 Model I/O Retriever / VectorStore Chains Agents Memory Callback/Tracing</w:t>
      </w:r>
    </w:p>
    <w:p w14:paraId="5D741E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175A6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4C5EF51">
      <w:pPr>
        <w:pStyle w:val="2"/>
        <w:keepNext w:val="0"/>
        <w:keepLines w:val="0"/>
        <w:widowControl/>
        <w:suppressLineNumbers w:val="0"/>
        <w:ind w:left="720"/>
      </w:pPr>
      <w:r>
        <w:t>LangChain 如何调用 LLMs 生成回复？ 基本过程：构造Prompt → 调用模型 → 解析输出。</w:t>
      </w:r>
    </w:p>
    <w:p w14:paraId="5E6BC6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CCE2282">
      <w:pPr>
        <w:pStyle w:val="2"/>
        <w:keepNext w:val="0"/>
        <w:keepLines w:val="0"/>
        <w:widowControl/>
        <w:suppressLineNumbers w:val="0"/>
      </w:pPr>
      <w:r>
        <w:t>from langchain_openai import ChatOpenAI from langchain_core.prompts import ChatPromptTemplate</w:t>
      </w:r>
    </w:p>
    <w:p w14:paraId="6CF5A6B5">
      <w:pPr>
        <w:pStyle w:val="2"/>
        <w:keepNext w:val="0"/>
        <w:keepLines w:val="0"/>
        <w:widowControl/>
        <w:suppressLineNumbers w:val="0"/>
      </w:pPr>
      <w:r>
        <w:t>llm = ChatOpenAI(model="gpt-4o-mini") prompt = ChatPromptTemplate.from_template("请解释：{topic}") chain = prompt | llm resp = chain.invoke({"topic": "LoRA"}) print(resp.content) 4. LangChain 如何修改提示模板？ 通过 PromptTemplate/ChatPromptTemplate 参数化变量，按场景维护模板版本，结合评测或A/B持续优化。</w:t>
      </w:r>
    </w:p>
    <w:p w14:paraId="3A78BD0E">
      <w:pPr>
        <w:pStyle w:val="2"/>
        <w:keepNext w:val="0"/>
        <w:keepLines w:val="0"/>
        <w:widowControl/>
        <w:suppressLineNumbers w:val="0"/>
      </w:pPr>
      <w:r>
        <w:t>from langchain_core.prompts import PromptTemplate tpl = PromptTemplate.from_template("你是面试官，请回答：{q}") print(tpl.format(q="什么是RAG？"))</w:t>
      </w:r>
    </w:p>
    <w:p w14:paraId="64513B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0C096"/>
    <w:multiLevelType w:val="multilevel"/>
    <w:tmpl w:val="8810C0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A8FC324"/>
    <w:multiLevelType w:val="multilevel"/>
    <w:tmpl w:val="BA8FC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BAD4866"/>
    <w:multiLevelType w:val="multilevel"/>
    <w:tmpl w:val="BBAD48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7AD7A54"/>
    <w:multiLevelType w:val="multilevel"/>
    <w:tmpl w:val="C7AD7A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88CE0CF"/>
    <w:multiLevelType w:val="multilevel"/>
    <w:tmpl w:val="F88CE0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C01F848"/>
    <w:multiLevelType w:val="multilevel"/>
    <w:tmpl w:val="FC01F8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2C163C6"/>
    <w:multiLevelType w:val="multilevel"/>
    <w:tmpl w:val="22C163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F8E556C"/>
    <w:multiLevelType w:val="multilevel"/>
    <w:tmpl w:val="2F8E55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364A81F"/>
    <w:multiLevelType w:val="multilevel"/>
    <w:tmpl w:val="3364A8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994F145"/>
    <w:multiLevelType w:val="multilevel"/>
    <w:tmpl w:val="3994F1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496B382"/>
    <w:multiLevelType w:val="multilevel"/>
    <w:tmpl w:val="4496B3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F25C3A7"/>
    <w:multiLevelType w:val="multilevel"/>
    <w:tmpl w:val="4F25C3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7D18936"/>
    <w:multiLevelType w:val="multilevel"/>
    <w:tmpl w:val="77D189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F37FEF0"/>
    <w:multiLevelType w:val="multilevel"/>
    <w:tmpl w:val="7F37FE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3"/>
  </w:num>
  <w:num w:numId="9">
    <w:abstractNumId w:val="13"/>
  </w:num>
  <w:num w:numId="10">
    <w:abstractNumId w:val="2"/>
  </w:num>
  <w:num w:numId="11">
    <w:abstractNumId w:val="7"/>
  </w:num>
  <w:num w:numId="12">
    <w:abstractNumId w:val="10"/>
  </w:num>
  <w:num w:numId="13">
    <w:abstractNumId w:val="8"/>
  </w:num>
  <w:num w:numId="14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">
    <w15:presenceInfo w15:providerId="None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6A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2026-08-01T11:38:23Z</dcterms:created>
  <dc:creator>zhaoxi</dc:creator>
  <cp:lastModifiedBy>zhaoxi</cp:lastModifiedBy>
  <dcterms:modified xsi:type="dcterms:W3CDTF">2026-08-01T11:38:39Z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649844AB4065457EB479DB6A979B5211_12</vt:lpwstr>
  </property>
</Properties>
</file>